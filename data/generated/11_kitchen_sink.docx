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Chapter 1 — the beginning</w:t>
      </w:r>
    </w:p>
    <w:p>
      <w:r>
        <w:t>Everybody has a plan</w:t>
      </w:r>
    </w:p>
    <w:p>
      <w:r>
        <w:t>Until they get punched in the mouth</w:t>
      </w:r>
    </w:p>
    <w:p>
      <w:r>
        <w:t>— Mike Tyson</w:t>
      </w:r>
    </w:p>
    <w:p>
      <w:ins w:id="1" w:author="t" w:date="2026-04-16T00:00:00Z">
        <w:r>
          <w:t>late addition</w:t>
        </w:r>
      </w:ins>
    </w:p>
    <w:p>
      <w:del w:id="2" w:author="t" w:date="2026-04-16T00:00:00Z">
        <w:r>
          <w:delText>obsolete sentence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t" w:date="2026-04-16T00:00:00Z">
    <w:p>
      <w:r>
        <w:t>Review this paragraph</w:t>
      </w:r>
    </w:p>
  </w:comment>
</w:comments>
</file>

<file path=word/endnotes.xml><?xml version="1.0" encoding="utf-8"?>
<w:endnotes xmlns:w="http://schemas.openxmlformats.org/wordprocessingml/2006/main">
  <w:endnote w:id="0">
    <w:p>
      <w:r>
        <w:t>Cited on p. 42.</w:t>
      </w:r>
    </w:p>
  </w:endnote>
</w:endnotes>
</file>

<file path=word/fontTable.xml><?xml version="1.0" encoding="utf-8"?>
<w:fonts xmlns:w="http://schemas.openxmlformats.org/wordprocessingml/2006/main">
  <w:font w:name="Georgia"/>
  <w:font w:name="Helvetica"/>
</w:font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0">
    <w:p>
      <w:r>
        <w:t>See chapter 3.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styles.xml><?xml version="1.0" encoding="utf-8"?>
<w:styles xmlns:w="http://schemas.openxmlformats.org/wordprocessingml/2006/main"/>
</file>