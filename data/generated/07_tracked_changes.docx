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This is the original text.</w:t>
      </w:r>
    </w:p>
    <w:p>
      <w:ins w:id="1" w:author="t" w:date="2026-04-16T00:00:00Z">
        <w:r>
          <w:t>freshly added sentence</w:t>
        </w:r>
      </w:ins>
    </w:p>
    <w:p>
      <w:del w:id="2" w:author="t" w:date="2026-04-16T00:00:00Z">
        <w:r>
          <w:delText>removed sentence</w:delText>
        </w:r>
      </w:del>
    </w:p>
    <w:sectPr/>
  </w:body>
</w:document>
</file>